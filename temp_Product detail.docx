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EF265" w14:textId="313E1046" w:rsidR="000B5223" w:rsidRDefault="000B5223" w:rsidP="000B522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PRODUCT DETAIL PAGE</w:t>
      </w:r>
    </w:p>
    <w:p w14:paraId="50FCF23B" w14:textId="77777777" w:rsidR="000B5223" w:rsidRDefault="000B5223">
      <w:pPr>
        <w:rPr>
          <w:b/>
          <w:bCs/>
          <w:lang w:val="en-US"/>
        </w:rPr>
      </w:pPr>
    </w:p>
    <w:p w14:paraId="7CA05A7A" w14:textId="68816DCF" w:rsidR="00DD0D46" w:rsidRDefault="00C731C3">
      <w:pPr>
        <w:rPr>
          <w:b/>
          <w:bCs/>
        </w:rPr>
      </w:pPr>
      <w:r>
        <w:rPr>
          <w:b/>
          <w:bCs/>
          <w:lang w:val="en-US"/>
        </w:rPr>
        <w:t>User Story</w:t>
      </w:r>
      <w:r w:rsidR="0005718E" w:rsidRPr="0005718E">
        <w:rPr>
          <w:b/>
          <w:bCs/>
          <w:lang w:val="en-US"/>
        </w:rPr>
        <w:t>:</w:t>
      </w:r>
      <w:r w:rsidR="0005718E" w:rsidRPr="0005718E">
        <w:rPr>
          <w:b/>
          <w:bCs/>
          <w:lang w:val="en-US"/>
        </w:rPr>
        <w:br/>
      </w:r>
      <w:r w:rsidR="0005718E">
        <w:rPr>
          <w:lang w:val="en-US"/>
        </w:rPr>
        <w:t xml:space="preserve">As a user, I can view all the required details of the Product such as the Product images, key information, specifications </w:t>
      </w:r>
      <w:r w:rsidR="0005718E" w:rsidRPr="0005718E">
        <w:t xml:space="preserve">so that </w:t>
      </w:r>
      <w:r w:rsidR="004A0AB0">
        <w:t>user</w:t>
      </w:r>
      <w:r w:rsidR="0005718E" w:rsidRPr="0005718E">
        <w:t xml:space="preserve"> can understand the product fully and make an informed purchase decision</w:t>
      </w:r>
      <w:r w:rsidR="0005718E">
        <w:rPr>
          <w:lang w:val="en-US"/>
        </w:rPr>
        <w:t>.</w:t>
      </w:r>
      <w:r w:rsidR="0005718E">
        <w:rPr>
          <w:lang w:val="en-US"/>
        </w:rPr>
        <w:br/>
      </w:r>
      <w:r w:rsidR="0005718E">
        <w:rPr>
          <w:lang w:val="en-US"/>
        </w:rPr>
        <w:br/>
      </w:r>
      <w:r w:rsidR="0005718E" w:rsidRPr="0005718E">
        <w:rPr>
          <w:b/>
          <w:bCs/>
        </w:rPr>
        <w:t>Pre – Conditions:</w:t>
      </w:r>
    </w:p>
    <w:p w14:paraId="13F351B3" w14:textId="09560751" w:rsidR="003660EA" w:rsidRDefault="003660EA" w:rsidP="0005718E">
      <w:pPr>
        <w:pStyle w:val="ListParagraph"/>
        <w:numPr>
          <w:ilvl w:val="0"/>
          <w:numId w:val="8"/>
        </w:numPr>
      </w:pPr>
      <w:r>
        <w:t>User may or may not be registered.</w:t>
      </w:r>
    </w:p>
    <w:p w14:paraId="6085EE76" w14:textId="1532A5E5" w:rsidR="0005718E" w:rsidRDefault="0005718E" w:rsidP="0005718E">
      <w:pPr>
        <w:pStyle w:val="ListParagraph"/>
        <w:numPr>
          <w:ilvl w:val="0"/>
          <w:numId w:val="8"/>
        </w:numPr>
      </w:pPr>
      <w:r>
        <w:t xml:space="preserve">User </w:t>
      </w:r>
      <w:r w:rsidR="00D04A7C">
        <w:t>is on</w:t>
      </w:r>
      <w:r>
        <w:t xml:space="preserve"> the </w:t>
      </w:r>
      <w:r w:rsidR="0092725F">
        <w:t>Marketplace</w:t>
      </w:r>
      <w:r w:rsidR="00D04A7C">
        <w:t xml:space="preserve"> page</w:t>
      </w:r>
      <w:r>
        <w:t>.</w:t>
      </w:r>
    </w:p>
    <w:p w14:paraId="247C931E" w14:textId="2A277890" w:rsidR="0005718E" w:rsidRDefault="0005718E" w:rsidP="00A81255">
      <w:pPr>
        <w:pStyle w:val="ListParagraph"/>
        <w:numPr>
          <w:ilvl w:val="0"/>
          <w:numId w:val="8"/>
        </w:numPr>
      </w:pPr>
      <w:r w:rsidRPr="0005718E">
        <w:t>Product detail page is configured and accessible.</w:t>
      </w:r>
    </w:p>
    <w:p w14:paraId="4A6D1A6A" w14:textId="255FD4B2" w:rsidR="0005718E" w:rsidRPr="0005718E" w:rsidRDefault="0005718E" w:rsidP="0005718E">
      <w:pPr>
        <w:rPr>
          <w:b/>
          <w:bCs/>
        </w:rPr>
      </w:pPr>
      <w:r w:rsidRPr="0005718E">
        <w:rPr>
          <w:b/>
          <w:bCs/>
        </w:rPr>
        <w:t>Flow:</w:t>
      </w:r>
    </w:p>
    <w:p w14:paraId="4F673B0E" w14:textId="0B729FFD" w:rsidR="00331DC1" w:rsidRDefault="00331DC1" w:rsidP="137C69FA">
      <w:pPr>
        <w:pStyle w:val="ListParagraph"/>
        <w:numPr>
          <w:ilvl w:val="0"/>
          <w:numId w:val="14"/>
        </w:numPr>
      </w:pPr>
      <w:r>
        <w:t>User should be able to click on the product to view the product details.</w:t>
      </w:r>
    </w:p>
    <w:p w14:paraId="78EA76F5" w14:textId="0C4E3010" w:rsidR="00331DC1" w:rsidRDefault="00331DC1" w:rsidP="00331DC1">
      <w:pPr>
        <w:pStyle w:val="ListParagraph"/>
        <w:numPr>
          <w:ilvl w:val="0"/>
          <w:numId w:val="14"/>
        </w:numPr>
      </w:pPr>
      <w:r>
        <w:t>Once he opens the product detail page, at the start of the page user should be able to view all these details:</w:t>
      </w:r>
    </w:p>
    <w:p w14:paraId="0E2059D0" w14:textId="16BE8A60" w:rsidR="00331DC1" w:rsidRPr="00331DC1" w:rsidRDefault="00331DC1" w:rsidP="00331DC1">
      <w:pPr>
        <w:pStyle w:val="ListParagraph"/>
        <w:numPr>
          <w:ilvl w:val="0"/>
          <w:numId w:val="9"/>
        </w:numPr>
      </w:pPr>
      <w:r w:rsidRPr="00331DC1">
        <w:t>Product image gallery with thumbnails.</w:t>
      </w:r>
    </w:p>
    <w:p w14:paraId="0A223085" w14:textId="45476AC4" w:rsidR="00331DC1" w:rsidRPr="00331DC1" w:rsidRDefault="00331DC1" w:rsidP="00331DC1">
      <w:pPr>
        <w:pStyle w:val="ListParagraph"/>
        <w:numPr>
          <w:ilvl w:val="0"/>
          <w:numId w:val="9"/>
        </w:numPr>
      </w:pPr>
      <w:r w:rsidRPr="00331DC1">
        <w:t>Main product image with zoom-in functionality on hover/click.</w:t>
      </w:r>
    </w:p>
    <w:p w14:paraId="5CAC1B62" w14:textId="5FD7BF16" w:rsidR="00331DC1" w:rsidRPr="00331DC1" w:rsidRDefault="00331DC1" w:rsidP="00331DC1">
      <w:pPr>
        <w:pStyle w:val="ListParagraph"/>
        <w:numPr>
          <w:ilvl w:val="0"/>
          <w:numId w:val="9"/>
        </w:numPr>
      </w:pPr>
      <w:r w:rsidRPr="00331DC1">
        <w:t>Product name and model details.</w:t>
      </w:r>
    </w:p>
    <w:p w14:paraId="51A359DD" w14:textId="5DFFE28A" w:rsidR="00331DC1" w:rsidRPr="00331DC1" w:rsidRDefault="00331DC1" w:rsidP="00331DC1">
      <w:pPr>
        <w:pStyle w:val="ListParagraph"/>
        <w:numPr>
          <w:ilvl w:val="0"/>
          <w:numId w:val="9"/>
        </w:numPr>
      </w:pPr>
      <w:r>
        <w:t>S</w:t>
      </w:r>
      <w:r w:rsidRPr="00331DC1">
        <w:t>hort description</w:t>
      </w:r>
      <w:r>
        <w:t xml:space="preserve"> about the product</w:t>
      </w:r>
      <w:r w:rsidRPr="00331DC1">
        <w:t>.</w:t>
      </w:r>
    </w:p>
    <w:p w14:paraId="02BB5645" w14:textId="625CDD9B" w:rsidR="00331DC1" w:rsidRPr="00331DC1" w:rsidRDefault="00331DC1" w:rsidP="00331DC1">
      <w:pPr>
        <w:pStyle w:val="ListParagraph"/>
        <w:numPr>
          <w:ilvl w:val="0"/>
          <w:numId w:val="9"/>
        </w:numPr>
      </w:pPr>
      <w:r w:rsidRPr="00331DC1">
        <w:t>Price and availability.</w:t>
      </w:r>
    </w:p>
    <w:p w14:paraId="66F149B7" w14:textId="59BFB354" w:rsidR="00331DC1" w:rsidRDefault="00331DC1" w:rsidP="00331DC1">
      <w:pPr>
        <w:pStyle w:val="ListParagraph"/>
        <w:numPr>
          <w:ilvl w:val="0"/>
          <w:numId w:val="9"/>
        </w:numPr>
      </w:pPr>
      <w:r w:rsidRPr="00331DC1">
        <w:t>Add to Cart.</w:t>
      </w:r>
    </w:p>
    <w:p w14:paraId="49F27E12" w14:textId="77777777" w:rsidR="00331DC1" w:rsidRDefault="00331DC1" w:rsidP="00331DC1">
      <w:pPr>
        <w:pStyle w:val="ListParagraph"/>
      </w:pPr>
    </w:p>
    <w:p w14:paraId="3496CC39" w14:textId="0A6C7D6F" w:rsidR="00331DC1" w:rsidRDefault="00331DC1" w:rsidP="00331DC1">
      <w:pPr>
        <w:pStyle w:val="ListParagraph"/>
        <w:numPr>
          <w:ilvl w:val="0"/>
          <w:numId w:val="14"/>
        </w:numPr>
      </w:pPr>
      <w:r>
        <w:t>A top navigation bar is visible with sections:</w:t>
      </w:r>
    </w:p>
    <w:p w14:paraId="7817C95F" w14:textId="018F0AEB" w:rsidR="00331DC1" w:rsidRPr="00331DC1" w:rsidRDefault="00331DC1" w:rsidP="00331DC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1DC1">
        <w:rPr>
          <w:rFonts w:eastAsia="Times New Roman" w:cs="Times New Roman"/>
          <w:kern w:val="0"/>
          <w:lang w:eastAsia="en-IN"/>
          <w14:ligatures w14:val="none"/>
        </w:rPr>
        <w:t>Overview</w:t>
      </w:r>
    </w:p>
    <w:p w14:paraId="44ACC49F" w14:textId="77777777" w:rsidR="00331DC1" w:rsidRPr="00331DC1" w:rsidRDefault="00331DC1" w:rsidP="00331DC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1DC1">
        <w:rPr>
          <w:rFonts w:eastAsia="Times New Roman" w:cs="Times New Roman"/>
          <w:kern w:val="0"/>
          <w:lang w:eastAsia="en-IN"/>
          <w14:ligatures w14:val="none"/>
        </w:rPr>
        <w:t>Features</w:t>
      </w:r>
    </w:p>
    <w:p w14:paraId="4E211128" w14:textId="2BED2B8F" w:rsidR="00331DC1" w:rsidRPr="00331DC1" w:rsidRDefault="00331DC1" w:rsidP="00331DC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1DC1">
        <w:rPr>
          <w:rFonts w:eastAsia="Times New Roman" w:cs="Times New Roman"/>
          <w:kern w:val="0"/>
          <w:lang w:eastAsia="en-IN"/>
          <w14:ligatures w14:val="none"/>
        </w:rPr>
        <w:t>Specifications</w:t>
      </w:r>
    </w:p>
    <w:p w14:paraId="659C18C6" w14:textId="32FFE007" w:rsidR="00331DC1" w:rsidRPr="00331DC1" w:rsidRDefault="00331DC1" w:rsidP="00331DC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1DC1">
        <w:rPr>
          <w:rFonts w:eastAsia="Times New Roman" w:cs="Times New Roman"/>
          <w:kern w:val="0"/>
          <w:lang w:eastAsia="en-IN"/>
          <w14:ligatures w14:val="none"/>
        </w:rPr>
        <w:t>Similar Products</w:t>
      </w:r>
    </w:p>
    <w:p w14:paraId="306F5DB0" w14:textId="1D424556" w:rsidR="00331DC1" w:rsidRPr="00331DC1" w:rsidRDefault="00331DC1" w:rsidP="00331DC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1DC1">
        <w:rPr>
          <w:rFonts w:eastAsia="Times New Roman" w:cs="Times New Roman"/>
          <w:kern w:val="0"/>
          <w:lang w:eastAsia="en-IN"/>
          <w14:ligatures w14:val="none"/>
        </w:rPr>
        <w:t>Support</w:t>
      </w:r>
    </w:p>
    <w:p w14:paraId="3B6A0925" w14:textId="126AB116" w:rsidR="00331DC1" w:rsidRPr="00331DC1" w:rsidRDefault="00331DC1" w:rsidP="00331DC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1DC1">
        <w:rPr>
          <w:rFonts w:eastAsia="Times New Roman" w:cs="Times New Roman"/>
          <w:kern w:val="0"/>
          <w:lang w:eastAsia="en-IN"/>
          <w14:ligatures w14:val="none"/>
        </w:rPr>
        <w:t>Manuals &amp; Documents</w:t>
      </w:r>
    </w:p>
    <w:p w14:paraId="5D35AA1F" w14:textId="77777777" w:rsidR="00331DC1" w:rsidRDefault="00331DC1" w:rsidP="00331DC1">
      <w:pPr>
        <w:pStyle w:val="ListParagraph"/>
      </w:pPr>
    </w:p>
    <w:p w14:paraId="472DF1E9" w14:textId="57740902" w:rsidR="00466F0E" w:rsidRPr="00466F0E" w:rsidRDefault="00466F0E" w:rsidP="00466F0E">
      <w:pPr>
        <w:pStyle w:val="ListParagraph"/>
        <w:numPr>
          <w:ilvl w:val="0"/>
          <w:numId w:val="14"/>
        </w:numPr>
      </w:pPr>
      <w:r w:rsidRPr="00466F0E">
        <w:t>User can navigate by:</w:t>
      </w:r>
    </w:p>
    <w:p w14:paraId="48A659E0" w14:textId="77777777" w:rsidR="00466F0E" w:rsidRPr="00466F0E" w:rsidRDefault="00466F0E" w:rsidP="00466F0E">
      <w:pPr>
        <w:pStyle w:val="ListParagraph"/>
        <w:numPr>
          <w:ilvl w:val="0"/>
          <w:numId w:val="13"/>
        </w:numPr>
      </w:pPr>
      <w:r w:rsidRPr="00466F0E">
        <w:t>Clicking on sections in the navigation bar, or</w:t>
      </w:r>
    </w:p>
    <w:p w14:paraId="30D2C53C" w14:textId="1A79A61C" w:rsidR="00466F0E" w:rsidRPr="00466F0E" w:rsidRDefault="00466F0E" w:rsidP="00466F0E">
      <w:pPr>
        <w:pStyle w:val="ListParagraph"/>
        <w:numPr>
          <w:ilvl w:val="0"/>
          <w:numId w:val="13"/>
        </w:numPr>
      </w:pPr>
      <w:r w:rsidRPr="00466F0E">
        <w:t>Scrolling through the page, where the active section is auto</w:t>
      </w:r>
      <w:r w:rsidR="23D449A9">
        <w:t xml:space="preserve"> </w:t>
      </w:r>
      <w:r w:rsidRPr="00466F0E">
        <w:t>highlighted</w:t>
      </w:r>
    </w:p>
    <w:p w14:paraId="16C1273E" w14:textId="77777777" w:rsidR="0082227D" w:rsidRDefault="0082227D" w:rsidP="0082227D">
      <w:pPr>
        <w:pStyle w:val="ListParagraph"/>
      </w:pPr>
    </w:p>
    <w:p w14:paraId="774B12D7" w14:textId="7892C571" w:rsidR="00331DC1" w:rsidRDefault="00331DC1" w:rsidP="00331DC1">
      <w:pPr>
        <w:pStyle w:val="ListParagraph"/>
        <w:numPr>
          <w:ilvl w:val="0"/>
          <w:numId w:val="14"/>
        </w:numPr>
      </w:pPr>
      <w:r>
        <w:t>If the user scrolls down on in the product detail page he can see the detailed Product overview and the key features/highlights of the product, so that he can get a better understanding of the product before purchasing it.</w:t>
      </w:r>
    </w:p>
    <w:p w14:paraId="7C5E2F23" w14:textId="77777777" w:rsidR="00DC56A8" w:rsidRDefault="00DC56A8" w:rsidP="00DC56A8">
      <w:pPr>
        <w:rPr>
          <w:ins w:id="0" w:author="Munindra Jain" w:date="2026-03-27T07:29:00Z" w16du:dateUtc="2026-03-27T07:29:09Z"/>
        </w:rPr>
      </w:pPr>
    </w:p>
    <w:p w14:paraId="096341E9" w14:textId="4F5994D0" w:rsidR="2608CE2B" w:rsidRDefault="2608CE2B"/>
    <w:p w14:paraId="0F15828C" w14:textId="77777777" w:rsidR="0082227D" w:rsidRDefault="0082227D" w:rsidP="0082227D">
      <w:pPr>
        <w:pStyle w:val="ListParagraph"/>
      </w:pPr>
    </w:p>
    <w:p w14:paraId="55FD8DA1" w14:textId="4703537E" w:rsidR="003F34CC" w:rsidRPr="003F34CC" w:rsidRDefault="003F34CC" w:rsidP="00394F1C">
      <w:pPr>
        <w:pStyle w:val="ListParagraph"/>
        <w:numPr>
          <w:ilvl w:val="0"/>
          <w:numId w:val="14"/>
        </w:numPr>
        <w:rPr>
          <w:del w:id="1" w:author="Munindra Jain" w:date="2026-03-27T07:25:00Z" w16du:dateUtc="2026-03-27T07:25:00Z"/>
        </w:rPr>
      </w:pPr>
      <w:del w:id="2" w:author="Munindra Jain" w:date="2026-03-27T07:25:00Z" w16du:dateUtc="2026-03-27T07:25:00Z">
        <w:r w:rsidDel="340CCE4F">
          <w:delText>User can view specifications:</w:delText>
        </w:r>
      </w:del>
    </w:p>
    <w:p w14:paraId="7B2F5006" w14:textId="77777777" w:rsidR="003F34CC" w:rsidRPr="003F34CC" w:rsidRDefault="003F34CC" w:rsidP="00394F1C">
      <w:pPr>
        <w:pStyle w:val="ListParagraph"/>
        <w:numPr>
          <w:ilvl w:val="0"/>
          <w:numId w:val="6"/>
        </w:numPr>
        <w:rPr>
          <w:del w:id="3" w:author="Munindra Jain" w:date="2026-03-27T07:25:00Z" w16du:dateUtc="2026-03-27T07:25:00Z"/>
        </w:rPr>
      </w:pPr>
      <w:del w:id="4" w:author="Munindra Jain" w:date="2026-03-27T07:25:00Z" w16du:dateUtc="2026-03-27T07:25:00Z">
        <w:r w:rsidDel="340CCE4F">
          <w:delText>Organized into categories (General, Comfort, Safety)</w:delText>
        </w:r>
      </w:del>
    </w:p>
    <w:p w14:paraId="611DDDA7" w14:textId="77777777" w:rsidR="003F34CC" w:rsidRPr="003F34CC" w:rsidRDefault="003F34CC" w:rsidP="00394F1C">
      <w:pPr>
        <w:pStyle w:val="ListParagraph"/>
        <w:numPr>
          <w:ilvl w:val="0"/>
          <w:numId w:val="6"/>
        </w:numPr>
        <w:rPr>
          <w:del w:id="5" w:author="Munindra Jain" w:date="2026-03-27T07:25:00Z" w16du:dateUtc="2026-03-27T07:25:00Z"/>
        </w:rPr>
      </w:pPr>
      <w:del w:id="6" w:author="Munindra Jain" w:date="2026-03-27T07:25:00Z" w16du:dateUtc="2026-03-27T07:25:00Z">
        <w:r w:rsidDel="340CCE4F">
          <w:delText>With expand/collapse functionality</w:delText>
        </w:r>
      </w:del>
    </w:p>
    <w:p w14:paraId="51CD4A06" w14:textId="77777777" w:rsidR="003F34CC" w:rsidRPr="003F34CC" w:rsidRDefault="003F34CC" w:rsidP="00394F1C">
      <w:pPr>
        <w:pStyle w:val="ListParagraph"/>
        <w:numPr>
          <w:ilvl w:val="0"/>
          <w:numId w:val="6"/>
        </w:numPr>
        <w:rPr>
          <w:del w:id="7" w:author="Munindra Jain" w:date="2026-03-27T07:25:00Z" w16du:dateUtc="2026-03-27T07:25:00Z"/>
        </w:rPr>
      </w:pPr>
      <w:del w:id="8" w:author="Munindra Jain" w:date="2026-03-27T07:25:00Z" w16du:dateUtc="2026-03-27T07:25:00Z">
        <w:r w:rsidDel="340CCE4F">
          <w:delText>With an option to search for specific specifications</w:delText>
        </w:r>
      </w:del>
    </w:p>
    <w:p w14:paraId="7587C1BC" w14:textId="77777777" w:rsidR="009C0A5C" w:rsidRDefault="009C0A5C" w:rsidP="009C0A5C">
      <w:pPr>
        <w:pStyle w:val="ListParagraph"/>
        <w:rPr>
          <w:del w:id="9" w:author="Munindra Jain" w:date="2026-03-27T07:25:00Z" w16du:dateUtc="2026-03-27T07:25:00Z"/>
        </w:rPr>
      </w:pPr>
    </w:p>
    <w:p w14:paraId="2D1ABB14" w14:textId="77777777" w:rsidR="009C0A5C" w:rsidRDefault="009C0A5C" w:rsidP="009C0A5C">
      <w:pPr>
        <w:pStyle w:val="ListParagraph"/>
        <w:rPr>
          <w:del w:id="10" w:author="Munindra Jain" w:date="2026-03-27T07:25:00Z" w16du:dateUtc="2026-03-27T07:25:00Z"/>
        </w:rPr>
      </w:pPr>
    </w:p>
    <w:p w14:paraId="677FF665" w14:textId="7EF29653" w:rsidR="00331DC1" w:rsidRDefault="002270C5" w:rsidP="00331DC1">
      <w:pPr>
        <w:pStyle w:val="ListParagraph"/>
        <w:numPr>
          <w:ilvl w:val="0"/>
          <w:numId w:val="14"/>
        </w:numPr>
        <w:rPr>
          <w:del w:id="11" w:author="Munindra Jain" w:date="2026-03-27T07:25:00Z" w16du:dateUtc="2026-03-27T07:25:00Z"/>
        </w:rPr>
      </w:pPr>
      <w:del w:id="12" w:author="Munindra Jain" w:date="2026-03-27T07:25:00Z" w16du:dateUtc="2026-03-27T07:25:00Z">
        <w:r w:rsidDel="06C66BC8">
          <w:delText xml:space="preserve">If </w:delText>
        </w:r>
        <w:r w:rsidDel="4A35C11F">
          <w:delText xml:space="preserve">user goes through any issue or problem he can contact the support from the product detail page which the user can find </w:delText>
        </w:r>
        <w:r w:rsidDel="26015316">
          <w:delText xml:space="preserve">in the top navigation bar or if he scrolls down </w:delText>
        </w:r>
        <w:r w:rsidDel="1079D666">
          <w:delText xml:space="preserve">he can find it </w:delText>
        </w:r>
        <w:r w:rsidDel="26015316">
          <w:delText>below the specifications.</w:delText>
        </w:r>
      </w:del>
    </w:p>
    <w:p w14:paraId="29C8D1C2" w14:textId="77777777" w:rsidR="003A2488" w:rsidRDefault="003A2488" w:rsidP="003A2488">
      <w:pPr>
        <w:pStyle w:val="ListParagraph"/>
      </w:pPr>
    </w:p>
    <w:p w14:paraId="27A01B01" w14:textId="7EA9EF4A" w:rsidR="00BF7CF6" w:rsidRDefault="008473CB" w:rsidP="008473CB">
      <w:pPr>
        <w:pStyle w:val="ListParagraph"/>
        <w:numPr>
          <w:ilvl w:val="0"/>
          <w:numId w:val="14"/>
        </w:numPr>
      </w:pPr>
      <w:r w:rsidRPr="008473CB">
        <w:t>User can access manuals, documents, and helpful links for additional product information.</w:t>
      </w:r>
    </w:p>
    <w:p w14:paraId="12CF4205" w14:textId="77777777" w:rsidR="00546BDF" w:rsidRDefault="00546BDF" w:rsidP="00546BDF">
      <w:pPr>
        <w:pStyle w:val="ListParagraph"/>
      </w:pPr>
    </w:p>
    <w:p w14:paraId="4E840E5E" w14:textId="654CBE07" w:rsidR="00025291" w:rsidRPr="00025291" w:rsidRDefault="00025291" w:rsidP="000252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25291">
        <w:rPr>
          <w:rFonts w:eastAsia="Times New Roman" w:cs="Times New Roman"/>
          <w:kern w:val="0"/>
          <w:lang w:eastAsia="en-IN"/>
          <w14:ligatures w14:val="none"/>
        </w:rPr>
        <w:t xml:space="preserve">User should </w:t>
      </w:r>
      <w:r w:rsidR="003B3971">
        <w:rPr>
          <w:rFonts w:eastAsia="Times New Roman" w:cs="Times New Roman"/>
          <w:kern w:val="0"/>
          <w:lang w:eastAsia="en-IN"/>
          <w14:ligatures w14:val="none"/>
        </w:rPr>
        <w:t xml:space="preserve">also </w:t>
      </w:r>
      <w:r w:rsidRPr="00025291">
        <w:rPr>
          <w:rFonts w:eastAsia="Times New Roman" w:cs="Times New Roman"/>
          <w:kern w:val="0"/>
          <w:lang w:eastAsia="en-IN"/>
          <w14:ligatures w14:val="none"/>
        </w:rPr>
        <w:t>be able to compare products:</w:t>
      </w:r>
    </w:p>
    <w:p w14:paraId="3B280B4F" w14:textId="77777777" w:rsidR="00025291" w:rsidRPr="00025291" w:rsidRDefault="00025291" w:rsidP="0002529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25291">
        <w:rPr>
          <w:rFonts w:eastAsia="Times New Roman" w:cs="Times New Roman"/>
          <w:kern w:val="0"/>
          <w:lang w:eastAsia="en-IN"/>
          <w14:ligatures w14:val="none"/>
        </w:rPr>
        <w:t>User can select a product to compare with the current product</w:t>
      </w:r>
    </w:p>
    <w:p w14:paraId="0A46A367" w14:textId="77777777" w:rsidR="00025291" w:rsidRPr="00025291" w:rsidRDefault="00025291" w:rsidP="0002529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25291">
        <w:rPr>
          <w:rFonts w:eastAsia="Times New Roman" w:cs="Times New Roman"/>
          <w:kern w:val="0"/>
          <w:lang w:eastAsia="en-IN"/>
          <w14:ligatures w14:val="none"/>
        </w:rPr>
        <w:t>User can view a comparison of key details (e.g., features, specifications, price)</w:t>
      </w:r>
    </w:p>
    <w:p w14:paraId="52F767C1" w14:textId="77777777" w:rsidR="00025291" w:rsidRPr="00025291" w:rsidRDefault="00025291" w:rsidP="0002529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25291">
        <w:rPr>
          <w:rFonts w:eastAsia="Times New Roman" w:cs="Times New Roman"/>
          <w:kern w:val="0"/>
          <w:lang w:eastAsia="en-IN"/>
          <w14:ligatures w14:val="none"/>
        </w:rPr>
        <w:t>User can easily identify differences between the selected products</w:t>
      </w:r>
    </w:p>
    <w:p w14:paraId="3FF0C556" w14:textId="77777777" w:rsidR="00546BDF" w:rsidRDefault="00546BDF" w:rsidP="00025291">
      <w:pPr>
        <w:pStyle w:val="ListParagraph"/>
      </w:pPr>
    </w:p>
    <w:p w14:paraId="06C3FBD0" w14:textId="28C48C17" w:rsidR="00BF7CF6" w:rsidRPr="001308B8" w:rsidRDefault="00BF7CF6" w:rsidP="00BF7CF6">
      <w:pPr>
        <w:rPr>
          <w:b/>
          <w:bCs/>
        </w:rPr>
      </w:pPr>
      <w:r w:rsidRPr="001308B8">
        <w:rPr>
          <w:b/>
          <w:bCs/>
        </w:rPr>
        <w:t>Post – Conditions:</w:t>
      </w:r>
    </w:p>
    <w:p w14:paraId="04DD1E1E" w14:textId="4D2025F7" w:rsidR="001308B8" w:rsidRPr="001308B8" w:rsidRDefault="001308B8" w:rsidP="001308B8">
      <w:pPr>
        <w:pStyle w:val="ListParagraph"/>
        <w:numPr>
          <w:ilvl w:val="0"/>
          <w:numId w:val="17"/>
        </w:numPr>
      </w:pPr>
      <w:r w:rsidRPr="001308B8">
        <w:t>User successfully views all product-related details.</w:t>
      </w:r>
    </w:p>
    <w:p w14:paraId="31D9057E" w14:textId="6667EA08" w:rsidR="001308B8" w:rsidRPr="001308B8" w:rsidRDefault="001308B8" w:rsidP="001308B8">
      <w:pPr>
        <w:pStyle w:val="ListParagraph"/>
        <w:numPr>
          <w:ilvl w:val="0"/>
          <w:numId w:val="17"/>
        </w:numPr>
      </w:pPr>
      <w:r w:rsidRPr="001308B8">
        <w:t>User is able to download documents or access support resources.</w:t>
      </w:r>
    </w:p>
    <w:p w14:paraId="6A23B103" w14:textId="77777777" w:rsidR="001308B8" w:rsidRDefault="001308B8" w:rsidP="001308B8">
      <w:pPr>
        <w:pStyle w:val="ListParagraph"/>
        <w:numPr>
          <w:ilvl w:val="0"/>
          <w:numId w:val="17"/>
        </w:numPr>
      </w:pPr>
      <w:r w:rsidRPr="001308B8">
        <w:t>User may proceed to:</w:t>
      </w:r>
    </w:p>
    <w:p w14:paraId="3EC1586E" w14:textId="77777777" w:rsidR="001308B8" w:rsidRDefault="001308B8" w:rsidP="001308B8">
      <w:pPr>
        <w:pStyle w:val="ListParagraph"/>
        <w:numPr>
          <w:ilvl w:val="0"/>
          <w:numId w:val="11"/>
        </w:numPr>
      </w:pPr>
      <w:r w:rsidRPr="001308B8">
        <w:t>Add product to cart</w:t>
      </w:r>
    </w:p>
    <w:p w14:paraId="3E5D01DC" w14:textId="77777777" w:rsidR="001308B8" w:rsidRDefault="001308B8" w:rsidP="001308B8">
      <w:pPr>
        <w:pStyle w:val="ListParagraph"/>
        <w:numPr>
          <w:ilvl w:val="0"/>
          <w:numId w:val="11"/>
        </w:numPr>
      </w:pPr>
      <w:r w:rsidRPr="001308B8">
        <w:t>Explore similar products</w:t>
      </w:r>
    </w:p>
    <w:p w14:paraId="610EB3F4" w14:textId="4863F93A" w:rsidR="001308B8" w:rsidRPr="001308B8" w:rsidRDefault="001308B8" w:rsidP="001308B8">
      <w:pPr>
        <w:pStyle w:val="ListParagraph"/>
        <w:numPr>
          <w:ilvl w:val="0"/>
          <w:numId w:val="11"/>
        </w:numPr>
      </w:pPr>
      <w:del w:id="13" w:author="Munindra Jain" w:date="2026-03-27T07:28:00Z" w16du:dateUtc="2026-03-27T07:28:55Z">
        <w:r w:rsidRPr="001308B8">
          <w:delText>Seek support</w:delText>
        </w:r>
      </w:del>
      <w:r w:rsidRPr="001308B8">
        <w:t xml:space="preserve"> or additional information</w:t>
      </w:r>
    </w:p>
    <w:p w14:paraId="6BD0A506" w14:textId="77777777" w:rsidR="00BF7CF6" w:rsidRPr="00331DC1" w:rsidRDefault="00BF7CF6" w:rsidP="00BF7CF6"/>
    <w:p w14:paraId="1F74835B" w14:textId="510E1466" w:rsidR="00331DC1" w:rsidRDefault="0018539E" w:rsidP="0005718E">
      <w:pPr>
        <w:rPr>
          <w:b/>
          <w:bCs/>
        </w:rPr>
      </w:pPr>
      <w:r w:rsidRPr="0018539E">
        <w:rPr>
          <w:b/>
          <w:bCs/>
        </w:rPr>
        <w:t>Acceptance Criteria:</w:t>
      </w:r>
    </w:p>
    <w:p w14:paraId="09951A1E" w14:textId="5127F563" w:rsidR="002D2141" w:rsidRPr="002D2141" w:rsidRDefault="002D2141" w:rsidP="002D2141">
      <w:pPr>
        <w:pStyle w:val="ListParagraph"/>
        <w:numPr>
          <w:ilvl w:val="0"/>
          <w:numId w:val="10"/>
        </w:numPr>
      </w:pPr>
      <w:r w:rsidRPr="002D2141">
        <w:t>User should be able to view product images with thumbnail gallery and zoom functionality.</w:t>
      </w:r>
    </w:p>
    <w:p w14:paraId="3817A01B" w14:textId="7E25A277" w:rsidR="002D2141" w:rsidRPr="002D2141" w:rsidRDefault="002D2141" w:rsidP="00B97B94">
      <w:pPr>
        <w:pStyle w:val="ListParagraph"/>
        <w:numPr>
          <w:ilvl w:val="0"/>
          <w:numId w:val="10"/>
        </w:numPr>
      </w:pPr>
      <w:r w:rsidRPr="002D2141">
        <w:t>User should be able to see product name, model details</w:t>
      </w:r>
      <w:r w:rsidR="00B97B94">
        <w:t>, short</w:t>
      </w:r>
      <w:r w:rsidRPr="002D2141">
        <w:t xml:space="preserve"> description, price, availability, and “Add to Cart” option.</w:t>
      </w:r>
    </w:p>
    <w:p w14:paraId="4AB1E87B" w14:textId="72D8E0E1" w:rsidR="002D2141" w:rsidRPr="002D2141" w:rsidRDefault="00B72466" w:rsidP="00B97B94">
      <w:pPr>
        <w:pStyle w:val="ListParagraph"/>
        <w:numPr>
          <w:ilvl w:val="0"/>
          <w:numId w:val="10"/>
        </w:numPr>
      </w:pPr>
      <w:r w:rsidRPr="00B72466">
        <w:t>User should be able to use the sticky navigation bar to access different sections and see the active section highlighted while scrolling.</w:t>
      </w:r>
    </w:p>
    <w:p w14:paraId="263095EB" w14:textId="11273C52" w:rsidR="002D2141" w:rsidRPr="002D2141" w:rsidRDefault="002D2141" w:rsidP="00B97B94">
      <w:pPr>
        <w:pStyle w:val="ListParagraph"/>
        <w:numPr>
          <w:ilvl w:val="0"/>
          <w:numId w:val="10"/>
        </w:numPr>
      </w:pPr>
      <w:r w:rsidRPr="002D2141">
        <w:t>User should be able to view, expand, and collapse categorized specifications.</w:t>
      </w:r>
    </w:p>
    <w:p w14:paraId="30F42D0B" w14:textId="0EF002B9" w:rsidR="002D2141" w:rsidRPr="002D2141" w:rsidRDefault="002D2141" w:rsidP="00B97B94">
      <w:pPr>
        <w:pStyle w:val="ListParagraph"/>
        <w:numPr>
          <w:ilvl w:val="0"/>
          <w:numId w:val="10"/>
        </w:numPr>
      </w:pPr>
      <w:r w:rsidRPr="002D2141">
        <w:t>User should be able to view and navigate to similar products.</w:t>
      </w:r>
    </w:p>
    <w:p w14:paraId="2270BC37" w14:textId="21C20E30" w:rsidR="002D2141" w:rsidRPr="002D2141" w:rsidRDefault="002D2141" w:rsidP="00B97B94">
      <w:pPr>
        <w:pStyle w:val="ListParagraph"/>
        <w:numPr>
          <w:ilvl w:val="0"/>
          <w:numId w:val="10"/>
        </w:numPr>
      </w:pPr>
      <w:r w:rsidRPr="002D2141">
        <w:t>User should be able to access support options including self-help, spare parts, repair, and customer service.</w:t>
      </w:r>
    </w:p>
    <w:p w14:paraId="59F14CD1" w14:textId="1FF94D88" w:rsidR="002D2141" w:rsidRPr="002D2141" w:rsidRDefault="002D2141" w:rsidP="00B97B94">
      <w:pPr>
        <w:pStyle w:val="ListParagraph"/>
        <w:numPr>
          <w:ilvl w:val="0"/>
          <w:numId w:val="10"/>
        </w:numPr>
      </w:pPr>
      <w:r w:rsidRPr="002D2141">
        <w:t>User should be able to view and download manuals, specification sheets, and access helpful links.</w:t>
      </w:r>
    </w:p>
    <w:p w14:paraId="17564495" w14:textId="6224E6DE" w:rsidR="0018539E" w:rsidRDefault="0018539E" w:rsidP="002D2141"/>
    <w:p w14:paraId="6CB29BBB" w14:textId="77777777" w:rsidR="00946AB8" w:rsidRDefault="00946AB8" w:rsidP="002D2141"/>
    <w:p w14:paraId="653DE2DD" w14:textId="77777777" w:rsidR="00946AB8" w:rsidRDefault="00946AB8" w:rsidP="002D2141"/>
    <w:p w14:paraId="1A32F9B8" w14:textId="77777777" w:rsidR="00946AB8" w:rsidRDefault="00946AB8" w:rsidP="002D2141"/>
    <w:p w14:paraId="720C7B83" w14:textId="77777777" w:rsidR="00946AB8" w:rsidRDefault="00946AB8" w:rsidP="002D2141"/>
    <w:p w14:paraId="557EADCE" w14:textId="77777777" w:rsidR="00946AB8" w:rsidRDefault="00946AB8" w:rsidP="002D2141"/>
    <w:p w14:paraId="325076F5" w14:textId="77777777" w:rsidR="00946AB8" w:rsidRDefault="00946AB8" w:rsidP="002D2141"/>
    <w:p w14:paraId="4954EC17" w14:textId="77777777" w:rsidR="00946AB8" w:rsidRDefault="00946AB8" w:rsidP="002D2141"/>
    <w:p w14:paraId="34C9BC7E" w14:textId="77777777" w:rsidR="00946AB8" w:rsidRDefault="00946AB8" w:rsidP="002D2141"/>
    <w:p w14:paraId="50C92D47" w14:textId="77777777" w:rsidR="00946AB8" w:rsidRDefault="00946AB8" w:rsidP="002D2141"/>
    <w:p w14:paraId="760CDAA9" w14:textId="77777777" w:rsidR="00946AB8" w:rsidRDefault="00946AB8" w:rsidP="002D2141"/>
    <w:p w14:paraId="781DF659" w14:textId="77777777" w:rsidR="00946AB8" w:rsidRDefault="00946AB8" w:rsidP="002D2141"/>
    <w:p w14:paraId="532DADDD" w14:textId="77777777" w:rsidR="00946AB8" w:rsidRDefault="00946AB8" w:rsidP="002D2141"/>
    <w:p w14:paraId="6BCB0086" w14:textId="77777777" w:rsidR="00946AB8" w:rsidRDefault="00946AB8" w:rsidP="002D2141"/>
    <w:p w14:paraId="5C7A82B8" w14:textId="77777777" w:rsidR="00946AB8" w:rsidRDefault="00946AB8" w:rsidP="002D2141"/>
    <w:p w14:paraId="04EE7A6A" w14:textId="77777777" w:rsidR="00946AB8" w:rsidRDefault="00946AB8" w:rsidP="002D2141"/>
    <w:p w14:paraId="27C06332" w14:textId="77777777" w:rsidR="00946AB8" w:rsidRDefault="00946AB8" w:rsidP="002D2141"/>
    <w:p w14:paraId="0F896EDD" w14:textId="77777777" w:rsidR="00946AB8" w:rsidRDefault="00946AB8" w:rsidP="002D2141"/>
    <w:p w14:paraId="0179C675" w14:textId="77777777" w:rsidR="00946AB8" w:rsidRDefault="00946AB8" w:rsidP="002D2141"/>
    <w:p w14:paraId="3C136FD9" w14:textId="77777777" w:rsidR="00946AB8" w:rsidRDefault="00946AB8" w:rsidP="002D2141"/>
    <w:p w14:paraId="0B8BA801" w14:textId="77777777" w:rsidR="00946AB8" w:rsidRDefault="00946AB8" w:rsidP="002D2141"/>
    <w:p w14:paraId="5CC22F7F" w14:textId="77777777" w:rsidR="00946AB8" w:rsidRDefault="00946AB8" w:rsidP="002D2141"/>
    <w:p w14:paraId="7717014B" w14:textId="77777777" w:rsidR="00946AB8" w:rsidRDefault="00946AB8" w:rsidP="002D2141"/>
    <w:p w14:paraId="4867F848" w14:textId="77777777" w:rsidR="00946AB8" w:rsidRDefault="00946AB8" w:rsidP="002D2141"/>
    <w:p w14:paraId="53BB4076" w14:textId="147F261E" w:rsidR="1C821812" w:rsidRDefault="1C821812"/>
    <w:p w14:paraId="40F6E73F" w14:textId="45602D18" w:rsidR="75A2AD73" w:rsidRDefault="75A2AD73"/>
    <w:p w14:paraId="6B25DF99" w14:textId="0877EE91" w:rsidR="00946AB8" w:rsidRDefault="00EE0A98" w:rsidP="00EE0A98">
      <w:pPr>
        <w:jc w:val="center"/>
        <w:rPr>
          <w:b/>
          <w:bCs/>
          <w:sz w:val="28"/>
          <w:szCs w:val="28"/>
        </w:rPr>
      </w:pPr>
      <w:r w:rsidRPr="00EE0A98">
        <w:rPr>
          <w:b/>
          <w:bCs/>
          <w:sz w:val="28"/>
          <w:szCs w:val="28"/>
        </w:rPr>
        <w:t>Order Confirmation</w:t>
      </w:r>
    </w:p>
    <w:p w14:paraId="0B5150A4" w14:textId="77777777" w:rsidR="00EE0A98" w:rsidRDefault="00EE0A98" w:rsidP="00EE0A98">
      <w:pPr>
        <w:jc w:val="center"/>
        <w:rPr>
          <w:b/>
          <w:bCs/>
          <w:sz w:val="28"/>
          <w:szCs w:val="28"/>
        </w:rPr>
      </w:pPr>
    </w:p>
    <w:p w14:paraId="18B88088" w14:textId="7DFB72AB" w:rsidR="00EE0A98" w:rsidRDefault="00EE0A98" w:rsidP="00EE0A98">
      <w:pPr>
        <w:rPr>
          <w:b/>
          <w:bCs/>
        </w:rPr>
      </w:pPr>
      <w:r>
        <w:rPr>
          <w:b/>
          <w:bCs/>
        </w:rPr>
        <w:t>User Story:</w:t>
      </w:r>
    </w:p>
    <w:p w14:paraId="4F020947" w14:textId="03FF5F81" w:rsidR="00EE0A98" w:rsidRDefault="00EE0A98" w:rsidP="00EE0A98">
      <w:r>
        <w:t>As a user, I want to view whether my order is confirmed or not after the payment</w:t>
      </w:r>
      <w:r w:rsidR="00F1675D">
        <w:t xml:space="preserve"> and verify </w:t>
      </w:r>
      <w:r w:rsidR="00DF4173">
        <w:t xml:space="preserve">the </w:t>
      </w:r>
      <w:r w:rsidR="00F1675D">
        <w:t>order details</w:t>
      </w:r>
      <w:r w:rsidR="00DF4173">
        <w:t>.</w:t>
      </w:r>
    </w:p>
    <w:p w14:paraId="4383266F" w14:textId="1B3DC152" w:rsidR="00DF4173" w:rsidRPr="00CC3C85" w:rsidRDefault="00DF4173" w:rsidP="00EE0A98">
      <w:pPr>
        <w:rPr>
          <w:b/>
          <w:bCs/>
        </w:rPr>
      </w:pPr>
      <w:r w:rsidRPr="00CC3C85">
        <w:rPr>
          <w:b/>
          <w:bCs/>
        </w:rPr>
        <w:t>Pre – Conditions:</w:t>
      </w:r>
    </w:p>
    <w:p w14:paraId="263D7878" w14:textId="3E1908AC" w:rsidR="00DF4173" w:rsidRDefault="00DF4173" w:rsidP="00774676">
      <w:pPr>
        <w:pStyle w:val="ListParagraph"/>
        <w:numPr>
          <w:ilvl w:val="0"/>
          <w:numId w:val="4"/>
        </w:numPr>
      </w:pPr>
      <w:r>
        <w:t>User should have a proper in</w:t>
      </w:r>
      <w:r w:rsidR="00CC3C85">
        <w:t>ternet access.</w:t>
      </w:r>
    </w:p>
    <w:p w14:paraId="61066987" w14:textId="77777777" w:rsidR="00CC3C85" w:rsidRDefault="00CC3C85" w:rsidP="00774676">
      <w:pPr>
        <w:pStyle w:val="ListParagraph"/>
        <w:numPr>
          <w:ilvl w:val="0"/>
          <w:numId w:val="4"/>
        </w:numPr>
      </w:pPr>
      <w:r>
        <w:t>Payment should be done.</w:t>
      </w:r>
    </w:p>
    <w:p w14:paraId="46D1BF62" w14:textId="77777777" w:rsidR="00774676" w:rsidRDefault="00774676" w:rsidP="00774676"/>
    <w:p w14:paraId="7F613358" w14:textId="20680EAE" w:rsidR="00774676" w:rsidRPr="00774676" w:rsidRDefault="00774676" w:rsidP="00774676">
      <w:pPr>
        <w:rPr>
          <w:b/>
          <w:bCs/>
        </w:rPr>
      </w:pPr>
      <w:r w:rsidRPr="00774676">
        <w:rPr>
          <w:b/>
          <w:bCs/>
        </w:rPr>
        <w:t>Flow:</w:t>
      </w:r>
    </w:p>
    <w:p w14:paraId="4E2DF994" w14:textId="77777777" w:rsidR="00D02EC4" w:rsidRDefault="00F77A30" w:rsidP="00601D06">
      <w:pPr>
        <w:pStyle w:val="ListParagraph"/>
        <w:numPr>
          <w:ilvl w:val="0"/>
          <w:numId w:val="5"/>
        </w:numPr>
      </w:pPr>
      <w:r>
        <w:t xml:space="preserve">User should be able to </w:t>
      </w:r>
      <w:r w:rsidR="003C7796">
        <w:t>view</w:t>
      </w:r>
      <w:r>
        <w:t xml:space="preserve"> the order confirmation </w:t>
      </w:r>
      <w:r w:rsidR="003C7796">
        <w:t xml:space="preserve">message and the details of the product which is ordered after completion of </w:t>
      </w:r>
      <w:r w:rsidR="00D02EC4">
        <w:t>payment.</w:t>
      </w:r>
    </w:p>
    <w:p w14:paraId="0E5C499A" w14:textId="77777777" w:rsidR="00A43CA3" w:rsidRDefault="00A43CA3" w:rsidP="00A43CA3">
      <w:pPr>
        <w:pStyle w:val="ListParagraph"/>
      </w:pPr>
    </w:p>
    <w:p w14:paraId="09B806DB" w14:textId="77777777" w:rsidR="00681AC1" w:rsidRPr="00681AC1" w:rsidRDefault="00681AC1" w:rsidP="007850E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681AC1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System shows:</w:t>
      </w:r>
    </w:p>
    <w:p w14:paraId="73EBAC70" w14:textId="77777777" w:rsidR="00681AC1" w:rsidRPr="00681AC1" w:rsidRDefault="00681AC1" w:rsidP="00A43CA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681AC1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Success message (“Order Placed”) </w:t>
      </w:r>
    </w:p>
    <w:p w14:paraId="33433D53" w14:textId="77777777" w:rsidR="00681AC1" w:rsidRPr="00681AC1" w:rsidRDefault="00681AC1" w:rsidP="00A43CA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681AC1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Confirmation note about order processing </w:t>
      </w:r>
    </w:p>
    <w:p w14:paraId="35945DB6" w14:textId="77777777" w:rsidR="00681AC1" w:rsidRPr="00681AC1" w:rsidRDefault="00681AC1" w:rsidP="00A43CA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681AC1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Order ID </w:t>
      </w:r>
    </w:p>
    <w:p w14:paraId="17DBF0AD" w14:textId="77777777" w:rsidR="00681AC1" w:rsidRPr="00681AC1" w:rsidRDefault="00681AC1" w:rsidP="00A43CA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681AC1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Transaction ID </w:t>
      </w:r>
    </w:p>
    <w:p w14:paraId="6BACE35A" w14:textId="77777777" w:rsidR="00681AC1" w:rsidRPr="00681AC1" w:rsidRDefault="00681AC1" w:rsidP="00A43CA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681AC1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Transaction date </w:t>
      </w:r>
    </w:p>
    <w:p w14:paraId="736FF227" w14:textId="6A4C5A0F" w:rsidR="00774676" w:rsidRPr="00681AC1" w:rsidRDefault="00681AC1" w:rsidP="00A43CA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681AC1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Payment time</w:t>
      </w:r>
      <w:r w:rsidR="00F77A30" w:rsidRPr="00681AC1">
        <w:rPr>
          <w:rFonts w:asciiTheme="majorHAnsi" w:hAnsiTheme="majorHAnsi"/>
        </w:rPr>
        <w:t xml:space="preserve"> </w:t>
      </w:r>
    </w:p>
    <w:p w14:paraId="13DAA3E6" w14:textId="77777777" w:rsidR="004E641F" w:rsidRPr="00A66907" w:rsidRDefault="004E641F" w:rsidP="004E641F">
      <w:pPr>
        <w:pStyle w:val="ListParagraph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397CA5E1" w14:textId="03A68DE0" w:rsidR="00A66907" w:rsidRPr="00A66907" w:rsidRDefault="00A66907" w:rsidP="00A6690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28FBDAD2" w14:textId="77777777" w:rsidR="00CC3C85" w:rsidRDefault="00CC3C85" w:rsidP="00EE0A98"/>
    <w:p w14:paraId="683CEC26" w14:textId="77777777" w:rsidR="00CC3C85" w:rsidRPr="00EE0A98" w:rsidRDefault="00CC3C85" w:rsidP="00EE0A98"/>
    <w:sectPr w:rsidR="00CC3C85" w:rsidRPr="00EE0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F81"/>
    <w:multiLevelType w:val="hybridMultilevel"/>
    <w:tmpl w:val="2E7A6708"/>
    <w:lvl w:ilvl="0" w:tplc="B088FF5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334811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C66A87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64879C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57CD4D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A5A906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910D4A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60C22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476984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1E3CB9"/>
    <w:multiLevelType w:val="hybridMultilevel"/>
    <w:tmpl w:val="7F96FC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087B36"/>
    <w:multiLevelType w:val="hybridMultilevel"/>
    <w:tmpl w:val="16B43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27585"/>
    <w:multiLevelType w:val="hybridMultilevel"/>
    <w:tmpl w:val="8594FD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21348"/>
    <w:multiLevelType w:val="hybridMultilevel"/>
    <w:tmpl w:val="E58E0F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F18E6"/>
    <w:multiLevelType w:val="multilevel"/>
    <w:tmpl w:val="BD5C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F6D4D"/>
    <w:multiLevelType w:val="hybridMultilevel"/>
    <w:tmpl w:val="07DA70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7E6CEC"/>
    <w:multiLevelType w:val="hybridMultilevel"/>
    <w:tmpl w:val="ECBA1B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E104B45"/>
    <w:multiLevelType w:val="hybridMultilevel"/>
    <w:tmpl w:val="35A8C3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637D09"/>
    <w:multiLevelType w:val="multilevel"/>
    <w:tmpl w:val="10F0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34F47"/>
    <w:multiLevelType w:val="hybridMultilevel"/>
    <w:tmpl w:val="2D36E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A96DD9"/>
    <w:multiLevelType w:val="multilevel"/>
    <w:tmpl w:val="B74C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44ACF"/>
    <w:multiLevelType w:val="multilevel"/>
    <w:tmpl w:val="7722ED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EF11A1"/>
    <w:multiLevelType w:val="hybridMultilevel"/>
    <w:tmpl w:val="05E0B9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7213879"/>
    <w:multiLevelType w:val="hybridMultilevel"/>
    <w:tmpl w:val="7400BC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CA12C34"/>
    <w:multiLevelType w:val="hybridMultilevel"/>
    <w:tmpl w:val="D9E85C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C5502A"/>
    <w:multiLevelType w:val="hybridMultilevel"/>
    <w:tmpl w:val="66927D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F86B37"/>
    <w:multiLevelType w:val="multilevel"/>
    <w:tmpl w:val="DAD2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96BCD"/>
    <w:multiLevelType w:val="hybridMultilevel"/>
    <w:tmpl w:val="8C9E04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CE0E10"/>
    <w:multiLevelType w:val="hybridMultilevel"/>
    <w:tmpl w:val="2E2464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358889">
    <w:abstractNumId w:val="8"/>
  </w:num>
  <w:num w:numId="2" w16cid:durableId="1247299393">
    <w:abstractNumId w:val="18"/>
  </w:num>
  <w:num w:numId="3" w16cid:durableId="1252743157">
    <w:abstractNumId w:val="11"/>
  </w:num>
  <w:num w:numId="4" w16cid:durableId="1261797075">
    <w:abstractNumId w:val="10"/>
  </w:num>
  <w:num w:numId="5" w16cid:durableId="1547179241">
    <w:abstractNumId w:val="4"/>
  </w:num>
  <w:num w:numId="6" w16cid:durableId="15664051">
    <w:abstractNumId w:val="7"/>
  </w:num>
  <w:num w:numId="7" w16cid:durableId="164709131">
    <w:abstractNumId w:val="17"/>
  </w:num>
  <w:num w:numId="8" w16cid:durableId="1659190513">
    <w:abstractNumId w:val="16"/>
  </w:num>
  <w:num w:numId="9" w16cid:durableId="1841890323">
    <w:abstractNumId w:val="0"/>
  </w:num>
  <w:num w:numId="10" w16cid:durableId="1886403961">
    <w:abstractNumId w:val="19"/>
  </w:num>
  <w:num w:numId="11" w16cid:durableId="1940605337">
    <w:abstractNumId w:val="13"/>
  </w:num>
  <w:num w:numId="12" w16cid:durableId="2062777572">
    <w:abstractNumId w:val="5"/>
  </w:num>
  <w:num w:numId="13" w16cid:durableId="2088576865">
    <w:abstractNumId w:val="14"/>
  </w:num>
  <w:num w:numId="14" w16cid:durableId="268895671">
    <w:abstractNumId w:val="15"/>
  </w:num>
  <w:num w:numId="15" w16cid:durableId="383255343">
    <w:abstractNumId w:val="9"/>
  </w:num>
  <w:num w:numId="16" w16cid:durableId="433865402">
    <w:abstractNumId w:val="3"/>
  </w:num>
  <w:num w:numId="17" w16cid:durableId="463893695">
    <w:abstractNumId w:val="6"/>
  </w:num>
  <w:num w:numId="18" w16cid:durableId="543979775">
    <w:abstractNumId w:val="12"/>
  </w:num>
  <w:num w:numId="19" w16cid:durableId="653681474">
    <w:abstractNumId w:val="2"/>
  </w:num>
  <w:num w:numId="20" w16cid:durableId="989409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18E"/>
    <w:rsid w:val="00000195"/>
    <w:rsid w:val="00001675"/>
    <w:rsid w:val="00016A9B"/>
    <w:rsid w:val="00016BEA"/>
    <w:rsid w:val="00021833"/>
    <w:rsid w:val="00025291"/>
    <w:rsid w:val="0005718E"/>
    <w:rsid w:val="00057F0C"/>
    <w:rsid w:val="000B5223"/>
    <w:rsid w:val="000B7D37"/>
    <w:rsid w:val="00126D6F"/>
    <w:rsid w:val="001308B8"/>
    <w:rsid w:val="0018539E"/>
    <w:rsid w:val="001C077E"/>
    <w:rsid w:val="002270C5"/>
    <w:rsid w:val="0027228E"/>
    <w:rsid w:val="00277121"/>
    <w:rsid w:val="00291912"/>
    <w:rsid w:val="002A5C8E"/>
    <w:rsid w:val="002D2141"/>
    <w:rsid w:val="00330126"/>
    <w:rsid w:val="00331DC1"/>
    <w:rsid w:val="00347CD3"/>
    <w:rsid w:val="003660EA"/>
    <w:rsid w:val="00380396"/>
    <w:rsid w:val="00394F1C"/>
    <w:rsid w:val="003A2488"/>
    <w:rsid w:val="003B3971"/>
    <w:rsid w:val="003C7796"/>
    <w:rsid w:val="003F34CC"/>
    <w:rsid w:val="00442432"/>
    <w:rsid w:val="00466F0E"/>
    <w:rsid w:val="00492F7F"/>
    <w:rsid w:val="004A0AB0"/>
    <w:rsid w:val="004A5786"/>
    <w:rsid w:val="004B2539"/>
    <w:rsid w:val="004E641F"/>
    <w:rsid w:val="004F2376"/>
    <w:rsid w:val="00521CBB"/>
    <w:rsid w:val="0053474A"/>
    <w:rsid w:val="00536ED4"/>
    <w:rsid w:val="00546BDF"/>
    <w:rsid w:val="00601D06"/>
    <w:rsid w:val="0060280F"/>
    <w:rsid w:val="00681AC1"/>
    <w:rsid w:val="00697540"/>
    <w:rsid w:val="006D05D1"/>
    <w:rsid w:val="00752061"/>
    <w:rsid w:val="00761C37"/>
    <w:rsid w:val="00774676"/>
    <w:rsid w:val="007850E5"/>
    <w:rsid w:val="00820BBB"/>
    <w:rsid w:val="0082227D"/>
    <w:rsid w:val="008473CB"/>
    <w:rsid w:val="008639E1"/>
    <w:rsid w:val="0092725F"/>
    <w:rsid w:val="009410D4"/>
    <w:rsid w:val="00946AB8"/>
    <w:rsid w:val="009C0A5C"/>
    <w:rsid w:val="00A36C4A"/>
    <w:rsid w:val="00A43CA3"/>
    <w:rsid w:val="00A50668"/>
    <w:rsid w:val="00A66907"/>
    <w:rsid w:val="00A81255"/>
    <w:rsid w:val="00B549A3"/>
    <w:rsid w:val="00B56F2E"/>
    <w:rsid w:val="00B6543F"/>
    <w:rsid w:val="00B72466"/>
    <w:rsid w:val="00B97B94"/>
    <w:rsid w:val="00BB117E"/>
    <w:rsid w:val="00BF7CF6"/>
    <w:rsid w:val="00C12F17"/>
    <w:rsid w:val="00C130AD"/>
    <w:rsid w:val="00C51C8B"/>
    <w:rsid w:val="00C731C3"/>
    <w:rsid w:val="00CC3C85"/>
    <w:rsid w:val="00CD1D42"/>
    <w:rsid w:val="00D02EC4"/>
    <w:rsid w:val="00D04A7C"/>
    <w:rsid w:val="00D3739F"/>
    <w:rsid w:val="00D66C71"/>
    <w:rsid w:val="00D8264C"/>
    <w:rsid w:val="00D905CC"/>
    <w:rsid w:val="00DC56A8"/>
    <w:rsid w:val="00DD0D46"/>
    <w:rsid w:val="00DF4173"/>
    <w:rsid w:val="00E15455"/>
    <w:rsid w:val="00E47133"/>
    <w:rsid w:val="00ED4B82"/>
    <w:rsid w:val="00EE0A98"/>
    <w:rsid w:val="00EF6AAB"/>
    <w:rsid w:val="00F1675D"/>
    <w:rsid w:val="00F278C7"/>
    <w:rsid w:val="00F77A30"/>
    <w:rsid w:val="015C5CB9"/>
    <w:rsid w:val="06510990"/>
    <w:rsid w:val="06C66BC8"/>
    <w:rsid w:val="0713BCAF"/>
    <w:rsid w:val="1079D666"/>
    <w:rsid w:val="137C69FA"/>
    <w:rsid w:val="186A480D"/>
    <w:rsid w:val="1C0044C7"/>
    <w:rsid w:val="1C821812"/>
    <w:rsid w:val="1D842859"/>
    <w:rsid w:val="2239B8C3"/>
    <w:rsid w:val="23D449A9"/>
    <w:rsid w:val="26015316"/>
    <w:rsid w:val="2608CE2B"/>
    <w:rsid w:val="340CCE4F"/>
    <w:rsid w:val="37865874"/>
    <w:rsid w:val="40178C9E"/>
    <w:rsid w:val="4A35C11F"/>
    <w:rsid w:val="4C36CDDD"/>
    <w:rsid w:val="4CE54C2E"/>
    <w:rsid w:val="50E4D8A6"/>
    <w:rsid w:val="55C81B90"/>
    <w:rsid w:val="5901A0D8"/>
    <w:rsid w:val="75A2AD73"/>
    <w:rsid w:val="7E3AC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28069E"/>
  <w15:chartTrackingRefBased/>
  <w15:docId w15:val="{056C7DA4-699E-4053-B166-405E7EF2E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1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718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1436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Tejaswi Woonna</dc:creator>
  <cp:keywords/>
  <dc:description/>
  <cp:lastModifiedBy>Sai Tejaswi Woonna</cp:lastModifiedBy>
  <cp:revision>57</cp:revision>
  <dcterms:created xsi:type="dcterms:W3CDTF">2026-03-26T07:10:00Z</dcterms:created>
  <dcterms:modified xsi:type="dcterms:W3CDTF">2026-03-27T07:29:00Z</dcterms:modified>
</cp:coreProperties>
</file>